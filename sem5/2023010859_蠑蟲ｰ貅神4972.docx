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DEC6" w14:textId="77777777" w:rsidR="0054417D" w:rsidRDefault="00587B1E" w:rsidP="00727B64">
      <w:pPr>
        <w:jc w:val="center"/>
        <w:rPr>
          <w:rFonts w:eastAsia="游明朝"/>
          <w:lang w:eastAsia="ja-JP"/>
        </w:rPr>
      </w:pPr>
      <w:r>
        <w:rPr>
          <w:rFonts w:eastAsia="游明朝" w:hint="eastAsia"/>
          <w:lang w:eastAsia="ja-JP"/>
        </w:rPr>
        <w:t>もしこんな商品があっだら、ほしい</w:t>
      </w:r>
    </w:p>
    <w:p w14:paraId="774E4577" w14:textId="77777777" w:rsidR="00745FEC" w:rsidRPr="00745FEC" w:rsidRDefault="00745FEC" w:rsidP="00727B64">
      <w:pPr>
        <w:jc w:val="center"/>
        <w:rPr>
          <w:lang w:eastAsia="ja-JP"/>
        </w:rPr>
      </w:pPr>
      <w:r>
        <w:rPr>
          <w:rFonts w:hint="eastAsia"/>
          <w:lang w:eastAsia="ja-JP"/>
        </w:rPr>
        <w:t>张峰源 2023010859</w:t>
      </w:r>
    </w:p>
    <w:p w14:paraId="10CBE9E2" w14:textId="00126E60" w:rsidR="00587B1E" w:rsidRDefault="00587B1E" w:rsidP="00727B64">
      <w:pPr>
        <w:ind w:firstLine="420"/>
        <w:rPr>
          <w:rFonts w:eastAsia="游明朝"/>
          <w:lang w:eastAsia="ja-JP"/>
        </w:rPr>
      </w:pPr>
      <w:r>
        <w:rPr>
          <w:rFonts w:eastAsia="游明朝" w:hint="eastAsia"/>
          <w:lang w:eastAsia="ja-JP"/>
        </w:rPr>
        <w:t>一昨日は変なことを夢に見た。それが脳波を収集する装置で、夢を記録するだけでなく、記録した夢の中にもう一度入ることができる。もし現実にこんな商品があれば、値段にかかわらず買</w:t>
      </w:r>
      <w:ins w:id="0" w:author="亮 立花" w:date="2025-11-09T15:56:00Z" w16du:dateUtc="2025-11-09T07:56:00Z">
        <w:r w:rsidR="003A75AB">
          <w:rPr>
            <w:rFonts w:eastAsia="游明朝" w:hint="eastAsia"/>
            <w:lang w:eastAsia="ja-JP"/>
          </w:rPr>
          <w:t>いたく</w:t>
        </w:r>
      </w:ins>
      <w:del w:id="1" w:author="亮 立花" w:date="2025-11-09T15:56:00Z" w16du:dateUtc="2025-11-09T07:56:00Z">
        <w:r w:rsidDel="003A75AB">
          <w:rPr>
            <w:rFonts w:eastAsia="游明朝" w:hint="eastAsia"/>
            <w:lang w:eastAsia="ja-JP"/>
          </w:rPr>
          <w:delText>ってほしく</w:delText>
        </w:r>
      </w:del>
      <w:r>
        <w:rPr>
          <w:rFonts w:eastAsia="游明朝" w:hint="eastAsia"/>
          <w:lang w:eastAsia="ja-JP"/>
        </w:rPr>
        <w:t>なる。</w:t>
      </w:r>
    </w:p>
    <w:p w14:paraId="79D83C1E" w14:textId="782BACFE" w:rsidR="00587B1E" w:rsidRDefault="00587B1E" w:rsidP="00727B64">
      <w:pPr>
        <w:ind w:firstLine="420"/>
        <w:rPr>
          <w:rFonts w:eastAsia="游明朝"/>
          <w:lang w:eastAsia="ja-JP"/>
        </w:rPr>
      </w:pPr>
      <w:r>
        <w:rPr>
          <w:rFonts w:eastAsia="游明朝" w:hint="eastAsia"/>
          <w:lang w:eastAsia="ja-JP"/>
        </w:rPr>
        <w:t>こんな商品ができたら、</w:t>
      </w:r>
      <w:r w:rsidR="00727B64">
        <w:rPr>
          <w:rFonts w:eastAsia="游明朝" w:hint="eastAsia"/>
          <w:lang w:eastAsia="ja-JP"/>
        </w:rPr>
        <w:t>夢の中の景色を見たり、夢心地に遊んだりすること</w:t>
      </w:r>
      <w:ins w:id="2" w:author="亮 立花" w:date="2025-11-09T15:56:00Z" w16du:dateUtc="2025-11-09T07:56:00Z">
        <w:r w:rsidR="003A75AB">
          <w:rPr>
            <w:rFonts w:eastAsia="游明朝" w:hint="eastAsia"/>
            <w:lang w:eastAsia="ja-JP"/>
          </w:rPr>
          <w:t>が</w:t>
        </w:r>
      </w:ins>
      <w:del w:id="3" w:author="亮 立花" w:date="2025-11-09T15:56:00Z" w16du:dateUtc="2025-11-09T07:56:00Z">
        <w:r w:rsidR="00727B64" w:rsidDel="003A75AB">
          <w:rPr>
            <w:rFonts w:eastAsia="游明朝" w:hint="eastAsia"/>
            <w:lang w:eastAsia="ja-JP"/>
          </w:rPr>
          <w:delText>は</w:delText>
        </w:r>
      </w:del>
      <w:r w:rsidR="00727B64">
        <w:rPr>
          <w:rFonts w:eastAsia="游明朝" w:hint="eastAsia"/>
          <w:lang w:eastAsia="ja-JP"/>
        </w:rPr>
        <w:t>現実的なことになっていく。景色</w:t>
      </w:r>
      <w:ins w:id="4" w:author="亮 立花" w:date="2025-11-09T15:56:00Z" w16du:dateUtc="2025-11-09T07:56:00Z">
        <w:r w:rsidR="003A75AB">
          <w:rPr>
            <w:rFonts w:eastAsia="游明朝" w:hint="eastAsia"/>
            <w:lang w:eastAsia="ja-JP"/>
          </w:rPr>
          <w:t>が</w:t>
        </w:r>
      </w:ins>
      <w:del w:id="5" w:author="亮 立花" w:date="2025-11-09T15:56:00Z" w16du:dateUtc="2025-11-09T07:56:00Z">
        <w:r w:rsidR="00727B64" w:rsidDel="003A75AB">
          <w:rPr>
            <w:rFonts w:eastAsia="游明朝" w:hint="eastAsia"/>
            <w:lang w:eastAsia="ja-JP"/>
          </w:rPr>
          <w:delText>を</w:delText>
        </w:r>
      </w:del>
      <w:r w:rsidR="00727B64">
        <w:rPr>
          <w:rFonts w:eastAsia="游明朝" w:hint="eastAsia"/>
          <w:lang w:eastAsia="ja-JP"/>
        </w:rPr>
        <w:t>見えるどころか、夢</w:t>
      </w:r>
      <w:ins w:id="6" w:author="亮 立花" w:date="2025-11-09T15:56:00Z" w16du:dateUtc="2025-11-09T07:56:00Z">
        <w:r w:rsidR="003A75AB">
          <w:rPr>
            <w:rFonts w:eastAsia="游明朝" w:hint="eastAsia"/>
            <w:lang w:eastAsia="ja-JP"/>
          </w:rPr>
          <w:t>で</w:t>
        </w:r>
      </w:ins>
      <w:ins w:id="7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>会いたかった</w:t>
        </w:r>
      </w:ins>
      <w:del w:id="8" w:author="亮 立花" w:date="2025-11-09T15:56:00Z" w16du:dateUtc="2025-11-09T07:56:00Z">
        <w:r w:rsidR="00727B64" w:rsidDel="003A75AB">
          <w:rPr>
            <w:rFonts w:eastAsia="游明朝" w:hint="eastAsia"/>
            <w:lang w:eastAsia="ja-JP"/>
          </w:rPr>
          <w:delText>に見たいな</w:delText>
        </w:r>
      </w:del>
      <w:r w:rsidR="00727B64">
        <w:rPr>
          <w:rFonts w:eastAsia="游明朝" w:hint="eastAsia"/>
          <w:lang w:eastAsia="ja-JP"/>
        </w:rPr>
        <w:t>人と巡り合うこともできる。人間の想像力はすごいものです。作家</w:t>
      </w:r>
      <w:ins w:id="9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>なら</w:t>
        </w:r>
      </w:ins>
      <w:del w:id="10" w:author="亮 立花" w:date="2025-11-09T15:57:00Z" w16du:dateUtc="2025-11-09T07:57:00Z">
        <w:r w:rsidR="00727B64" w:rsidDel="003A75AB">
          <w:rPr>
            <w:rFonts w:eastAsia="游明朝" w:hint="eastAsia"/>
            <w:lang w:eastAsia="ja-JP"/>
          </w:rPr>
          <w:delText>にとって</w:delText>
        </w:r>
      </w:del>
      <w:r w:rsidR="00727B64">
        <w:rPr>
          <w:rFonts w:eastAsia="游明朝" w:hint="eastAsia"/>
          <w:lang w:eastAsia="ja-JP"/>
        </w:rPr>
        <w:t>この装置で創作のヒントができる。研究者</w:t>
      </w:r>
      <w:ins w:id="11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>なら</w:t>
        </w:r>
      </w:ins>
      <w:del w:id="12" w:author="亮 立花" w:date="2025-11-09T15:57:00Z" w16du:dateUtc="2025-11-09T07:57:00Z">
        <w:r w:rsidR="00727B64" w:rsidDel="003A75AB">
          <w:rPr>
            <w:rFonts w:eastAsia="游明朝" w:hint="eastAsia"/>
            <w:lang w:eastAsia="ja-JP"/>
          </w:rPr>
          <w:delText>にとって</w:delText>
        </w:r>
      </w:del>
      <w:r w:rsidR="00727B64">
        <w:rPr>
          <w:rFonts w:eastAsia="游明朝" w:hint="eastAsia"/>
          <w:lang w:eastAsia="ja-JP"/>
        </w:rPr>
        <w:t>これで新しい</w:t>
      </w:r>
      <w:r w:rsidR="00985C1F">
        <w:rPr>
          <w:rFonts w:eastAsia="游明朝" w:hint="eastAsia"/>
          <w:lang w:eastAsia="ja-JP"/>
        </w:rPr>
        <w:t>考え方をもらえるかもしれない。人間が夢を作って</w:t>
      </w:r>
      <w:ins w:id="13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>いるのに</w:t>
        </w:r>
      </w:ins>
      <w:r w:rsidR="00985C1F">
        <w:rPr>
          <w:rFonts w:eastAsia="游明朝" w:hint="eastAsia"/>
          <w:lang w:eastAsia="ja-JP"/>
        </w:rPr>
        <w:t>、目覚め</w:t>
      </w:r>
      <w:ins w:id="14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>たら</w:t>
        </w:r>
      </w:ins>
      <w:del w:id="15" w:author="亮 立花" w:date="2025-11-09T15:57:00Z" w16du:dateUtc="2025-11-09T07:57:00Z">
        <w:r w:rsidR="00985C1F" w:rsidDel="003A75AB">
          <w:rPr>
            <w:rFonts w:eastAsia="游明朝" w:hint="eastAsia"/>
            <w:lang w:eastAsia="ja-JP"/>
          </w:rPr>
          <w:delText>て</w:delText>
        </w:r>
      </w:del>
      <w:r w:rsidR="00985C1F">
        <w:rPr>
          <w:rFonts w:eastAsia="游明朝" w:hint="eastAsia"/>
          <w:lang w:eastAsia="ja-JP"/>
        </w:rPr>
        <w:t>すぐに忘れてしまう。私はこんなことがとても残念だと思う。</w:t>
      </w:r>
    </w:p>
    <w:p w14:paraId="778753DD" w14:textId="4C4F414C" w:rsidR="00985C1F" w:rsidRPr="00587B1E" w:rsidRDefault="00985C1F" w:rsidP="00727B64">
      <w:pPr>
        <w:ind w:firstLine="420"/>
        <w:rPr>
          <w:rFonts w:eastAsia="游明朝"/>
          <w:lang w:eastAsia="ja-JP"/>
        </w:rPr>
      </w:pPr>
      <w:r>
        <w:rPr>
          <w:rFonts w:eastAsia="游明朝" w:hint="eastAsia"/>
          <w:lang w:eastAsia="ja-JP"/>
        </w:rPr>
        <w:t>こんな商品が素晴らしいと言っても、人を夢の世界におぼれさせて、現実から逃避させてしまう、その可能性もある。</w:t>
      </w:r>
      <w:r w:rsidR="00433E92">
        <w:rPr>
          <w:rFonts w:eastAsia="游明朝" w:hint="eastAsia"/>
          <w:lang w:eastAsia="ja-JP"/>
        </w:rPr>
        <w:t>人生には「もし今、私は夢の中にいればよかった」という困難な瞬間がたくさんある、温かい夢の世界に逃げたいと思うのは当然のことだ。</w:t>
      </w:r>
      <w:r w:rsidR="00C4506B">
        <w:rPr>
          <w:rFonts w:eastAsia="游明朝" w:hint="eastAsia"/>
          <w:lang w:eastAsia="ja-JP"/>
        </w:rPr>
        <w:t>しかし、それは一時的な、悲しい幸せに過ぎない。だから、この商品で私たちの夢をしっかりと覚え</w:t>
      </w:r>
      <w:ins w:id="16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>ておこう</w:t>
        </w:r>
      </w:ins>
      <w:del w:id="17" w:author="亮 立花" w:date="2025-11-09T15:57:00Z" w16du:dateUtc="2025-11-09T07:57:00Z">
        <w:r w:rsidR="00C4506B" w:rsidDel="003A75AB">
          <w:rPr>
            <w:rFonts w:eastAsia="游明朝" w:hint="eastAsia"/>
            <w:lang w:eastAsia="ja-JP"/>
          </w:rPr>
          <w:delText>よう</w:delText>
        </w:r>
      </w:del>
      <w:r w:rsidR="00C4506B">
        <w:rPr>
          <w:rFonts w:eastAsia="游明朝" w:hint="eastAsia"/>
          <w:lang w:eastAsia="ja-JP"/>
        </w:rPr>
        <w:t>。小さな夢も、不可能な夢も、全てが頭の中に刻まれている。そして、勇気を持って人生を変えよう</w:t>
      </w:r>
      <w:ins w:id="18" w:author="亮 立花" w:date="2025-11-09T15:57:00Z" w16du:dateUtc="2025-11-09T07:57:00Z">
        <w:r w:rsidR="003A75AB">
          <w:rPr>
            <w:rFonts w:eastAsia="游明朝" w:hint="eastAsia"/>
            <w:lang w:eastAsia="ja-JP"/>
          </w:rPr>
          <w:t xml:space="preserve">　</w:t>
        </w:r>
        <w:r w:rsidR="003A75AB">
          <w:rPr>
            <w:rFonts w:eastAsia="游明朝" w:hint="eastAsia"/>
            <w:lang w:eastAsia="ja-JP"/>
          </w:rPr>
          <w:t>A</w:t>
        </w:r>
      </w:ins>
    </w:p>
    <w:sectPr w:rsidR="00985C1F" w:rsidRPr="00587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亮 立花">
    <w15:presenceInfo w15:providerId="Windows Live" w15:userId="d9516ec429aa61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1E"/>
    <w:rsid w:val="00035085"/>
    <w:rsid w:val="003A75AB"/>
    <w:rsid w:val="00414BDB"/>
    <w:rsid w:val="00433E92"/>
    <w:rsid w:val="00485FC0"/>
    <w:rsid w:val="0054417D"/>
    <w:rsid w:val="00587B1E"/>
    <w:rsid w:val="00727B64"/>
    <w:rsid w:val="00745FEC"/>
    <w:rsid w:val="00985C1F"/>
    <w:rsid w:val="00BD3D20"/>
    <w:rsid w:val="00C4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08ECFD"/>
  <w15:chartTrackingRefBased/>
  <w15:docId w15:val="{5CD8FCE7-DCA7-41F3-9DD4-3B6104B6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3A7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峰源 张</dc:creator>
  <cp:keywords/>
  <dc:description/>
  <cp:lastModifiedBy>亮 立花</cp:lastModifiedBy>
  <cp:revision>3</cp:revision>
  <dcterms:created xsi:type="dcterms:W3CDTF">2025-11-06T04:41:00Z</dcterms:created>
  <dcterms:modified xsi:type="dcterms:W3CDTF">2025-11-09T07:58:00Z</dcterms:modified>
</cp:coreProperties>
</file>